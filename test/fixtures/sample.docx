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pStyle w:val="Heading1"/>
      </w:pPr>
      <w:r>
        <w:t>simple-super-doc Integration Test</w:t>
      </w:r>
    </w:p>
    <!-- Section heading -->
    <w:p>
      <w:pPr>
        <w:pStyle w:val="Heading2"/>
      </w:pPr>
      <w:r>
        <w:t>Mixed Runs</w:t>
      </w:r>
    </w:p>
    <!-- Paragraph with bold, italic, underline, color -->
    <w:p>
      <w:r>
        <w:t xml:space="preserve">This is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and </w:t>
      </w:r>
      <w:r>
        <w:rPr>
          <w:color w:val="C00000"/>
        </w:rPr>
        <w:t>red text</w:t>
      </w:r>
      <w:r>
        <w:t>.</w:t>
      </w:r>
    </w:p>
    <!-- Explicit bold=false override (should not be bold) -->
    <w:p>
      <w:pPr>
        <w:pStyle w:val="Heading1"/>
      </w:pPr>
      <w:r>
        <w:rPr>
          <w:b w:val="0"/>
        </w:rPr>
        <w:t>Not bold despite Heading1 style</w:t>
      </w:r>
    </w:p>
    <!-- Section heading -->
    <w:p>
      <w:pPr>
        <w:pStyle w:val="Heading2"/>
      </w:pPr>
      <w:r>
        <w:t>Bullet List</w:t>
      </w:r>
    </w:p>
    <!-- Bullet list (numId=1) --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 with </w:t>
      </w:r>
      <w:r>
        <w:rPr>
          <w:b/>
        </w:rPr>
        <w:t>bold text</w:t>
      </w:r>
    </w:p>
    <w:p>
      <w:pPr>
        <w:numPr>
          <w:ilvl w:val="0"/>
          <w:numId w:val="1"/>
        </w:numPr>
      </w:pPr>
      <w:r>
        <w:t>Third item</w:t>
      </w:r>
    </w:p>
    <!-- Section heading -->
    <w:p>
      <w:pPr>
        <w:pStyle w:val="Heading2"/>
      </w:pPr>
      <w:r>
        <w:t>Ordered List</w:t>
      </w:r>
    </w:p>
    <!-- Ordered list (numId=2) -->
    <w:p>
      <w:pPr>
        <w:numPr>
          <w:ilvl w:val="0"/>
          <w:numId w:val="2"/>
        </w:numPr>
      </w:pPr>
      <w:r>
        <w:t>Step one</w:t>
      </w:r>
    </w:p>
    <w:p>
      <w:pPr>
        <w:numPr>
          <w:ilvl w:val="0"/>
          <w:numId w:val="2"/>
        </w:numPr>
      </w:pPr>
      <w:r>
        <w:t>Step two</w:t>
      </w:r>
    </w:p>
    <!-- Section heading -->
    <w:p>
      <w:pPr>
        <w:pStyle w:val="Heading2"/>
      </w:pPr>
      <w:r>
        <w:t>Table with Merged Cells</w:t>
      </w:r>
    </w:p>
    <!-- 3x3 table: col0 rows 0-1 vMerge, col1 row0 colSpan=2 -->
    <w:tbl>
      <w:tblPr>
        <w:tblStyle w:val="TableGrid"/>
        <w:tblW w:w="5000" w:type="pct"/>
      </w:tblPr>
      <w:tblGrid>
        <w:gridCol w:w="2000"/>
        <w:gridCol w:w="2000"/>
        <w:gridCol w:w="2000"/>
      </w:tblGrid>
      <!-- Row 0 -->
      <w:tr>
        <w:tc>
          <w:tcPr>
            <w:vMerge w:val="restart"/>
          </w:tcPr>
          <w:p>
            <w:r>
              <w:t>Merged (rows 0-1)</w:t>
            </w:r>
          </w:p>
        </w:tc>
        <w:tc>
          <w:tcPr>
            <w:gridSpan w:val="2"/>
          </w:tcPr>
          <w:p>
            <w:r>
              <w:t>Col-span 2</w:t>
            </w:r>
          </w:p>
        </w:tc>
      </w:tr>
      <!-- Row 1 -->
      <w:tr>
        <w:tc>
          <w:tcPr>
            <w:vMerge/>
          </w:tcPr>
          <w:p>
            <w:r>
              <w:t/>
            </w:r>
          </w:p>
        </w:tc>
        <w:tc>
          <w:p>
            <w:r>
              <w:t>B2</w:t>
            </w:r>
          </w:p>
        </w:tc>
        <w:tc>
          <w:p>
            <w:r>
              <w:t>C2</w:t>
            </w:r>
          </w:p>
        </w:tc>
      </w:tr>
      <!-- Row 2 -->
      <w:tr>
        <w:tc>
          <w:p>
            <w:r>
              <w:t>A3</w:t>
            </w:r>
          </w:p>
        </w:tc>
        <w:tc>
          <w:p>
            <w:r>
              <w:t>B3</w:t>
            </w:r>
          </w:p>
        </w:tc>
        <w:tc>
          <w:p>
            <w:r>
              <w:t>C3</w:t>
            </w:r>
          </w:p>
        </w:tc>
      </w:tr>
    </w:tbl>
    <!-- Tracked change (w:ins) — runs must be processed -->
    <w:p>
      <w:ins w:id="1" w:author="Test" w:date="2026-01-01T00:00:00Z">
        <w:r>
          <w:t>This text was inserted via tracked change.</w:t>
        </w:r>
      </w:ins>
    </w:p>
    <!-- Paragraph using color=auto (should produce no color in IR) -->
    <w:p>
      <w:r>
        <w:rPr>
          <w:color w:val="auto"/>
        </w:rPr>
        <w:t>Auto color paragraph — no color in IR.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auto"/>
      </w:rPr>
    </w:rPrDefault>
    <w:pPrDefault>
      <w:pPr>
        <w:jc w:val="left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jc w:val="left"/>
    </w:pPr>
    <w:rPr>
      <w:b/>
      <w:sz w:val="40"/>
      <w:color w:val="1F3864"/>
    </w:rPr>
  </w:style>
  <w:style w:type="paragraph" w:styleId="Heading2">
    <w:name w:val="heading 2"/>
    <w:basedOn w:val="Normal"/>
    <w:rPr>
      <w:b/>
      <w:sz w:val="32"/>
      <w:color w:val="2E74B5"/>
    </w:rPr>
  </w:style>
  <w:style w:type="character" w:styleId="Strong">
    <w:name w:val="Strong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